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6EFB" w:rsidRDefault="00CE58EF">
      <w:r>
        <w:t>The question at hand is how we want to estimate SLES moving forward. First, I’ll describe the current process. Second, I’ll discuss the limitations of it. Third, I’ll discuss additional data sources/methodologies and their pros and cons. Finally, I’ll provide my own recommendation</w:t>
      </w:r>
      <w:r w:rsidR="0048488D">
        <w:t>s</w:t>
      </w:r>
      <w:r>
        <w:t>.</w:t>
      </w:r>
    </w:p>
    <w:p w:rsidR="00CE58EF" w:rsidRDefault="00CE58EF"/>
    <w:p w:rsidR="00CE58EF" w:rsidRDefault="00CE58EF">
      <w:r>
        <w:rPr>
          <w:u w:val="single"/>
        </w:rPr>
        <w:t>Existing process</w:t>
      </w:r>
    </w:p>
    <w:p w:rsidR="00CE58EF" w:rsidRDefault="00CE58EF"/>
    <w:p w:rsidR="00CE58EF" w:rsidRDefault="00CE58EF">
      <w:r>
        <w:t>There’s an important caveat here that I am more familiar with the early stages of the process than the later stages since I have not done the later stages yet. But to my knowledge, it goes something like this:</w:t>
      </w:r>
    </w:p>
    <w:p w:rsidR="00CE58EF" w:rsidRDefault="00CE58EF"/>
    <w:p w:rsidR="00CE58EF" w:rsidRDefault="00CE58EF" w:rsidP="00CE58EF">
      <w:pPr>
        <w:pStyle w:val="ListParagraph"/>
        <w:numPr>
          <w:ilvl w:val="0"/>
          <w:numId w:val="1"/>
        </w:numPr>
      </w:pPr>
      <w:r>
        <w:t xml:space="preserve">Scrape bill-level data </w:t>
      </w:r>
      <w:r w:rsidR="0048538D">
        <w:t>from state legislatures’ websites. This is done using Python scripts or APIs. The general flow of a scraper is as follows</w:t>
      </w:r>
      <w:r w:rsidR="004D3932">
        <w:t xml:space="preserve"> (I’ll use Georgia as an example)</w:t>
      </w:r>
      <w:r w:rsidR="0048538D">
        <w:t>:</w:t>
      </w:r>
    </w:p>
    <w:p w:rsidR="0048538D" w:rsidRDefault="0048538D" w:rsidP="0048538D">
      <w:pPr>
        <w:pStyle w:val="ListParagraph"/>
        <w:numPr>
          <w:ilvl w:val="1"/>
          <w:numId w:val="1"/>
        </w:numPr>
      </w:pPr>
      <w:r>
        <w:t>Find a general search page</w:t>
      </w:r>
      <w:r w:rsidR="004D3932">
        <w:t xml:space="preserve"> (</w:t>
      </w:r>
      <w:hyperlink r:id="rId5" w:history="1">
        <w:r w:rsidR="004D3932" w:rsidRPr="0088646C">
          <w:rPr>
            <w:rStyle w:val="Hyperlink"/>
          </w:rPr>
          <w:t>https://www.ncleg.gov/Legislation</w:t>
        </w:r>
      </w:hyperlink>
      <w:r w:rsidR="004D3932">
        <w:t>)</w:t>
      </w:r>
      <w:r>
        <w:t>. Figure out which session you want to search for bills in, and then run that search</w:t>
      </w:r>
    </w:p>
    <w:p w:rsidR="0048538D" w:rsidRDefault="0048538D" w:rsidP="0048538D">
      <w:pPr>
        <w:pStyle w:val="ListParagraph"/>
        <w:numPr>
          <w:ilvl w:val="1"/>
          <w:numId w:val="1"/>
        </w:numPr>
      </w:pPr>
      <w:r>
        <w:t>Now you’ll have a table of all bills in the session</w:t>
      </w:r>
      <w:r w:rsidR="004D3932">
        <w:t xml:space="preserve"> (</w:t>
      </w:r>
      <w:hyperlink r:id="rId6" w:history="1">
        <w:r w:rsidR="004D3932" w:rsidRPr="0088646C">
          <w:rPr>
            <w:rStyle w:val="Hyperlink"/>
          </w:rPr>
          <w:t>https://www.ncleg.gov/Legislation/Bills/LastActionByYear/2021/All</w:t>
        </w:r>
      </w:hyperlink>
      <w:r w:rsidR="004D3932">
        <w:t>)</w:t>
      </w:r>
      <w:r>
        <w:t>. Create a dataset with each of these bills</w:t>
      </w:r>
      <w:r w:rsidR="004D3932">
        <w:t xml:space="preserve"> as rows.</w:t>
      </w:r>
    </w:p>
    <w:p w:rsidR="00DA21FB" w:rsidRDefault="00DA21FB" w:rsidP="0048538D">
      <w:pPr>
        <w:pStyle w:val="ListParagraph"/>
        <w:numPr>
          <w:ilvl w:val="1"/>
          <w:numId w:val="1"/>
        </w:numPr>
      </w:pPr>
      <w:r>
        <w:t>Now click into the page for each bill, and extract information from these pages. The most important pieces of information are the bill titles, the names of the sponsors, and the legislative history of the bill (</w:t>
      </w:r>
      <w:hyperlink r:id="rId7" w:history="1">
        <w:r w:rsidRPr="0088646C">
          <w:rPr>
            <w:rStyle w:val="Hyperlink"/>
          </w:rPr>
          <w:t>https://www.ncleg.gov/BillLookUp/2021/H2</w:t>
        </w:r>
      </w:hyperlink>
      <w:r>
        <w:t xml:space="preserve">) </w:t>
      </w:r>
    </w:p>
    <w:p w:rsidR="005A134C" w:rsidRDefault="005A134C" w:rsidP="00DA21FB">
      <w:pPr>
        <w:pStyle w:val="ListParagraph"/>
        <w:numPr>
          <w:ilvl w:val="0"/>
          <w:numId w:val="1"/>
        </w:numPr>
      </w:pPr>
      <w:r>
        <w:t>Figure out whether bills are commemorative or not</w:t>
      </w:r>
    </w:p>
    <w:p w:rsidR="00DA21FB" w:rsidRDefault="005A134C" w:rsidP="005A134C">
      <w:pPr>
        <w:pStyle w:val="ListParagraph"/>
        <w:numPr>
          <w:ilvl w:val="1"/>
          <w:numId w:val="1"/>
        </w:numPr>
      </w:pPr>
      <w:r>
        <w:t>Read in the table of bills from the first step. Use keyword matching with the bill title (and occasionally, other text we have about the bill) to see whether any of that language exists in the title; if so, classify the bill as commemorative</w:t>
      </w:r>
    </w:p>
    <w:p w:rsidR="005A134C" w:rsidRDefault="005A134C" w:rsidP="005A134C">
      <w:pPr>
        <w:pStyle w:val="ListParagraph"/>
        <w:numPr>
          <w:ilvl w:val="0"/>
          <w:numId w:val="1"/>
        </w:numPr>
      </w:pPr>
      <w:r>
        <w:t>Figure out whether bills are significant or not</w:t>
      </w:r>
    </w:p>
    <w:p w:rsidR="005A134C" w:rsidRDefault="005A134C" w:rsidP="005A134C">
      <w:pPr>
        <w:pStyle w:val="ListParagraph"/>
        <w:numPr>
          <w:ilvl w:val="1"/>
          <w:numId w:val="1"/>
        </w:numPr>
      </w:pPr>
      <w:r>
        <w:t xml:space="preserve">Use an external data source here. In the past, this has been newspaper coverage extracted from LexisNexus or NewsBank. </w:t>
      </w:r>
      <w:r w:rsidR="004B5BE8">
        <w:t>We see whether a newspaper has covered the bill, and if so, we count it as significant (after making sure we’ve accounted for false positives such as national legislation or legislation from bordering states)</w:t>
      </w:r>
    </w:p>
    <w:p w:rsidR="006625D4" w:rsidRDefault="006625D4" w:rsidP="004B5BE8">
      <w:pPr>
        <w:pStyle w:val="ListParagraph"/>
        <w:numPr>
          <w:ilvl w:val="0"/>
          <w:numId w:val="1"/>
        </w:numPr>
      </w:pPr>
      <w:r>
        <w:t>Estimate LES</w:t>
      </w:r>
      <w:r w:rsidR="00BA05A8">
        <w:t xml:space="preserve"> (paraphrasing a lot of what happens in here)</w:t>
      </w:r>
    </w:p>
    <w:p w:rsidR="006625D4" w:rsidRDefault="006625D4" w:rsidP="006625D4">
      <w:pPr>
        <w:pStyle w:val="ListParagraph"/>
        <w:numPr>
          <w:ilvl w:val="1"/>
          <w:numId w:val="1"/>
        </w:numPr>
      </w:pPr>
      <w:r>
        <w:t>Start with the dataset of bills, filter to the ones we want</w:t>
      </w:r>
    </w:p>
    <w:p w:rsidR="004B5BE8" w:rsidRDefault="006625D4" w:rsidP="006625D4">
      <w:pPr>
        <w:pStyle w:val="ListParagraph"/>
        <w:numPr>
          <w:ilvl w:val="1"/>
          <w:numId w:val="1"/>
        </w:numPr>
      </w:pPr>
      <w:r>
        <w:t xml:space="preserve">Standardize the names of the sponsors / cosponsors. </w:t>
      </w:r>
      <w:r w:rsidR="00BA05A8">
        <w:t>In some cases, map these on to committees (unclear on this part)</w:t>
      </w:r>
    </w:p>
    <w:p w:rsidR="00BA05A8" w:rsidRDefault="00BA05A8" w:rsidP="006625D4">
      <w:pPr>
        <w:pStyle w:val="ListParagraph"/>
        <w:numPr>
          <w:ilvl w:val="1"/>
          <w:numId w:val="1"/>
        </w:numPr>
      </w:pPr>
      <w:r>
        <w:t>Merge in S&amp;S / commemorative information</w:t>
      </w:r>
    </w:p>
    <w:p w:rsidR="00BA05A8" w:rsidRDefault="00BA05A8" w:rsidP="006625D4">
      <w:pPr>
        <w:pStyle w:val="ListParagraph"/>
        <w:numPr>
          <w:ilvl w:val="1"/>
          <w:numId w:val="1"/>
        </w:numPr>
      </w:pPr>
      <w:r>
        <w:t>Use string matching on the bill history to determine how far the bill advanced</w:t>
      </w:r>
    </w:p>
    <w:p w:rsidR="00BA05A8" w:rsidRDefault="00BA05A8" w:rsidP="006625D4">
      <w:pPr>
        <w:pStyle w:val="ListParagraph"/>
        <w:numPr>
          <w:ilvl w:val="1"/>
          <w:numId w:val="1"/>
        </w:numPr>
        <w:rPr>
          <w:ins w:id="0" w:author="Arjun Vishwanath" w:date="2023-11-15T15:32:00Z"/>
        </w:rPr>
      </w:pPr>
      <w:r>
        <w:t>Add in any additional legislators from Klarner’s database of state legislative election returns, map Klarner’s database on to our set</w:t>
      </w:r>
    </w:p>
    <w:p w:rsidR="00A73365" w:rsidRDefault="00A73365" w:rsidP="006625D4">
      <w:pPr>
        <w:pStyle w:val="ListParagraph"/>
        <w:numPr>
          <w:ilvl w:val="1"/>
          <w:numId w:val="1"/>
        </w:numPr>
      </w:pPr>
      <w:ins w:id="1" w:author="Arjun Vishwanath" w:date="2023-11-15T15:33:00Z">
        <w:r>
          <w:t>Calculate 15 component parts, store those here</w:t>
        </w:r>
      </w:ins>
    </w:p>
    <w:p w:rsidR="00BA05A8" w:rsidRDefault="00BA05A8" w:rsidP="006625D4">
      <w:pPr>
        <w:pStyle w:val="ListParagraph"/>
        <w:numPr>
          <w:ilvl w:val="1"/>
          <w:numId w:val="1"/>
        </w:numPr>
      </w:pPr>
      <w:r>
        <w:t>Calculate the LES at the member level</w:t>
      </w:r>
    </w:p>
    <w:p w:rsidR="00CA175B" w:rsidRDefault="00CA175B" w:rsidP="006625D4">
      <w:pPr>
        <w:pStyle w:val="ListParagraph"/>
        <w:numPr>
          <w:ilvl w:val="1"/>
          <w:numId w:val="1"/>
        </w:numPr>
      </w:pPr>
      <w:r>
        <w:t>Match to external datasets (e.g., Shor/McCarty)</w:t>
      </w:r>
    </w:p>
    <w:p w:rsidR="00CA175B" w:rsidRDefault="00CA175B" w:rsidP="00CA175B">
      <w:bookmarkStart w:id="2" w:name="_GoBack"/>
      <w:bookmarkEnd w:id="2"/>
    </w:p>
    <w:p w:rsidR="00CA175B" w:rsidRDefault="00E81DF4" w:rsidP="00CA175B">
      <w:r>
        <w:rPr>
          <w:u w:val="single"/>
        </w:rPr>
        <w:t>Limitations of the process</w:t>
      </w:r>
    </w:p>
    <w:p w:rsidR="00E81DF4" w:rsidRDefault="00E81DF4" w:rsidP="00CA175B"/>
    <w:p w:rsidR="00036A58" w:rsidRDefault="002355CB" w:rsidP="00CA175B">
      <w:r>
        <w:t>Where relevant, I list in parentheses the part of the process as described above which is implicated in the problem.</w:t>
      </w:r>
    </w:p>
    <w:p w:rsidR="00036A58" w:rsidRDefault="00036A58" w:rsidP="00CA175B"/>
    <w:p w:rsidR="00721E42" w:rsidRDefault="00721E42" w:rsidP="00721E42">
      <w:pPr>
        <w:pStyle w:val="ListParagraph"/>
        <w:numPr>
          <w:ilvl w:val="0"/>
          <w:numId w:val="3"/>
        </w:numPr>
      </w:pPr>
      <w:r>
        <w:t>(re: #3) The process of determining significant bills is fairly involved and varies quite a bit by state. I haven’t looked too closely in this one, but it seems like something we’ll have to check in on regularly (e.g., if a newspaper’s coverage changes over time to not cover as much statehouse news). I think we also have to pay for NewsBank and log on via an external server. LexisNexus is free but I don’t think they have all the newspapers we need</w:t>
      </w:r>
    </w:p>
    <w:p w:rsidR="00E81DF4" w:rsidRDefault="00036A58" w:rsidP="00721E42">
      <w:pPr>
        <w:pStyle w:val="ListParagraph"/>
        <w:numPr>
          <w:ilvl w:val="0"/>
          <w:numId w:val="3"/>
        </w:numPr>
      </w:pPr>
      <w:r>
        <w:t xml:space="preserve">(re: </w:t>
      </w:r>
      <w:r w:rsidR="002355CB">
        <w:t>#</w:t>
      </w:r>
      <w:r>
        <w:t>1</w:t>
      </w:r>
      <w:r w:rsidR="002355CB">
        <w:t xml:space="preserve"> above</w:t>
      </w:r>
      <w:r>
        <w:t xml:space="preserve">) </w:t>
      </w:r>
      <w:r w:rsidR="00E81DF4">
        <w:t xml:space="preserve">State websites change regularly, and </w:t>
      </w:r>
      <w:r w:rsidR="00B45793">
        <w:t xml:space="preserve">adapting the scrapers can take some time. I had experience with web scraping (albeit less extensive than Peter’s) and it’s taken me </w:t>
      </w:r>
      <w:r>
        <w:t xml:space="preserve">8 weeks working primarily on scraping to get to 38 states scraped. It’s been four years since these scripts were last run, and so hopefully if someone reruns next year, there should be less change in the websites, but there may still be issues. </w:t>
      </w:r>
    </w:p>
    <w:p w:rsidR="00036A58" w:rsidRDefault="002355CB" w:rsidP="00526C52">
      <w:pPr>
        <w:pStyle w:val="ListParagraph"/>
        <w:numPr>
          <w:ilvl w:val="0"/>
          <w:numId w:val="3"/>
        </w:numPr>
      </w:pPr>
      <w:r>
        <w:t>(re: #</w:t>
      </w:r>
      <w:r w:rsidR="009610D7">
        <w:t>4</w:t>
      </w:r>
      <w:r>
        <w:t>b, #</w:t>
      </w:r>
      <w:r w:rsidR="009610D7">
        <w:t>4</w:t>
      </w:r>
      <w:r>
        <w:t xml:space="preserve">e) </w:t>
      </w:r>
      <w:r w:rsidR="00036A58">
        <w:t xml:space="preserve">When we scrape, we don’t </w:t>
      </w:r>
      <w:r>
        <w:t xml:space="preserve">have a full set of legislators handy as a baseline source of truth. Instead, we use an alternative </w:t>
      </w:r>
      <w:r w:rsidR="00EC3A9C">
        <w:t>source of truth—right now, Klarner’s database on state legislative elections. This helps a) standardize names b) provide legislator-level information we otherwise lack in a number of states (in particular, the legislator’s party and district) and c) provide a method of comparing our data with other datasets</w:t>
      </w:r>
      <w:r w:rsidR="00D6503D">
        <w:t>. There are a few problems, though:</w:t>
      </w:r>
    </w:p>
    <w:p w:rsidR="00D6503D" w:rsidRDefault="00D6503D" w:rsidP="00526C52">
      <w:pPr>
        <w:pStyle w:val="ListParagraph"/>
        <w:numPr>
          <w:ilvl w:val="1"/>
          <w:numId w:val="3"/>
        </w:numPr>
      </w:pPr>
      <w:r>
        <w:t xml:space="preserve">The name-cleaning process is fairly involved and manual. This limits the automation of the process. </w:t>
      </w:r>
    </w:p>
    <w:p w:rsidR="00D6503D" w:rsidRDefault="005617C1" w:rsidP="00526C52">
      <w:pPr>
        <w:pStyle w:val="ListParagraph"/>
        <w:numPr>
          <w:ilvl w:val="1"/>
          <w:numId w:val="3"/>
        </w:numPr>
      </w:pPr>
      <w:r>
        <w:t>We have to pay for the Klarner data on an ongoing basis</w:t>
      </w:r>
    </w:p>
    <w:p w:rsidR="005617C1" w:rsidRDefault="0074294A" w:rsidP="00526C52">
      <w:pPr>
        <w:pStyle w:val="ListParagraph"/>
        <w:numPr>
          <w:ilvl w:val="1"/>
          <w:numId w:val="3"/>
        </w:numPr>
      </w:pPr>
      <w:r>
        <w:t xml:space="preserve">We can’t rely on special elections to fill in the gaps of missing legislators because about half of the states don’t replace missing legislators via special elections: </w:t>
      </w:r>
      <w:hyperlink r:id="rId8" w:history="1">
        <w:r w:rsidRPr="0088646C">
          <w:rPr>
            <w:rStyle w:val="Hyperlink"/>
          </w:rPr>
          <w:t>https://ballotpedia.org/How_vacancies_are_filled_in_state_legislatures</w:t>
        </w:r>
      </w:hyperlink>
    </w:p>
    <w:p w:rsidR="0074294A" w:rsidRDefault="007F4674" w:rsidP="00526C52">
      <w:pPr>
        <w:pStyle w:val="ListParagraph"/>
        <w:numPr>
          <w:ilvl w:val="0"/>
          <w:numId w:val="3"/>
        </w:numPr>
      </w:pPr>
      <w:r>
        <w:t xml:space="preserve">(re: </w:t>
      </w:r>
      <w:r w:rsidR="009610D7">
        <w:t>#4g) Right now it requires further cleaning to match to additional external datasets</w:t>
      </w:r>
    </w:p>
    <w:p w:rsidR="00DD2494" w:rsidRDefault="00DD2494" w:rsidP="00526C52">
      <w:pPr>
        <w:pStyle w:val="ListParagraph"/>
        <w:numPr>
          <w:ilvl w:val="0"/>
          <w:numId w:val="3"/>
        </w:numPr>
      </w:pPr>
      <w:r>
        <w:t xml:space="preserve">(re: #1/#4) </w:t>
      </w:r>
      <w:r w:rsidR="00AB2A64">
        <w:t xml:space="preserve">The data collected / estimation process varies considerably by state. This is a necessary feature of state politics of course (federalism!), but the code also varies quite a bit by state even for the same types of variables </w:t>
      </w:r>
      <w:r w:rsidR="005F74C1">
        <w:t xml:space="preserve">and steps. This makes changing any part of the process a little more challenging because we don’t have standardization across states. </w:t>
      </w:r>
    </w:p>
    <w:p w:rsidR="005F74C1" w:rsidRDefault="005F74C1" w:rsidP="005F74C1"/>
    <w:p w:rsidR="005F74C1" w:rsidRDefault="005F74C1" w:rsidP="005F74C1">
      <w:r>
        <w:rPr>
          <w:u w:val="single"/>
        </w:rPr>
        <w:t>Additional data sources</w:t>
      </w:r>
    </w:p>
    <w:p w:rsidR="005F74C1" w:rsidRDefault="005F74C1" w:rsidP="005F74C1"/>
    <w:p w:rsidR="005F74C1" w:rsidRDefault="005F74C1" w:rsidP="005F74C1">
      <w:r>
        <w:t xml:space="preserve">There are two we’ve discussed to date. The first is using Project VoteSmart </w:t>
      </w:r>
      <w:r w:rsidR="00AD69D0">
        <w:t xml:space="preserve">(PVS) </w:t>
      </w:r>
      <w:r>
        <w:t xml:space="preserve">for </w:t>
      </w:r>
      <w:r w:rsidR="00952196">
        <w:t>getting significant bills. They have a database in every state of significant bills going back to 2010 at the minimum (in some states, it goes back earlier). The second is using LegiScan</w:t>
      </w:r>
      <w:r w:rsidR="00AD69D0">
        <w:t xml:space="preserve"> (LS)</w:t>
      </w:r>
      <w:r w:rsidR="00952196">
        <w:t xml:space="preserve"> for the information scraping process. They are a non-profit group that collects very similar information to the types we scrape</w:t>
      </w:r>
      <w:r w:rsidR="00526C52">
        <w:t xml:space="preserve">, including bill-level data, legislator-level data, and bill history-level data. They also collect other data we don’t currently use, such as roll call votes. </w:t>
      </w:r>
    </w:p>
    <w:p w:rsidR="00C41B2D" w:rsidRDefault="00C41B2D" w:rsidP="005F74C1"/>
    <w:p w:rsidR="00C41B2D" w:rsidRDefault="00C41B2D" w:rsidP="005F74C1">
      <w:r>
        <w:t xml:space="preserve">In general, the pros and cons of these sources versus the status quo methods are similar. The pros are that they are uniform, standardized approaches to the data question at hand. They are also much simpler/faster to collect. The downsides are that they are a little less rich/nuanced </w:t>
      </w:r>
      <w:r w:rsidR="000F5F52">
        <w:t xml:space="preserve">than the existing data and they rely on third party providers. </w:t>
      </w:r>
    </w:p>
    <w:p w:rsidR="00526C52" w:rsidRDefault="00526C52" w:rsidP="005F74C1"/>
    <w:p w:rsidR="00526C52" w:rsidRDefault="00526C52" w:rsidP="005F74C1">
      <w:r>
        <w:t xml:space="preserve">Project VoteSmart (addresses </w:t>
      </w:r>
      <w:r w:rsidR="00721E42">
        <w:t>limitation #1 above)</w:t>
      </w:r>
    </w:p>
    <w:p w:rsidR="00721E42" w:rsidRDefault="00721E42" w:rsidP="00721E42">
      <w:pPr>
        <w:pStyle w:val="ListParagraph"/>
        <w:numPr>
          <w:ilvl w:val="0"/>
          <w:numId w:val="4"/>
        </w:numPr>
      </w:pPr>
      <w:r>
        <w:t>Pros:</w:t>
      </w:r>
    </w:p>
    <w:p w:rsidR="00721E42" w:rsidRDefault="00721E42" w:rsidP="00721E42">
      <w:pPr>
        <w:pStyle w:val="ListParagraph"/>
        <w:numPr>
          <w:ilvl w:val="1"/>
          <w:numId w:val="4"/>
        </w:numPr>
      </w:pPr>
      <w:r>
        <w:lastRenderedPageBreak/>
        <w:t xml:space="preserve">Single source of truth on significant bills across states, which helps to ensure that we have a single standard of importance. Under the current approach, we are using newspaper coverage, but different newspapers may have different thresholds of what is newsworthy enough for coverage. </w:t>
      </w:r>
    </w:p>
    <w:p w:rsidR="00821106" w:rsidRDefault="00821106" w:rsidP="00721E42">
      <w:pPr>
        <w:pStyle w:val="ListParagraph"/>
        <w:numPr>
          <w:ilvl w:val="1"/>
          <w:numId w:val="4"/>
        </w:numPr>
      </w:pPr>
      <w:r>
        <w:t xml:space="preserve">Eliminates the </w:t>
      </w:r>
      <w:r w:rsidR="000F5F52">
        <w:t xml:space="preserve">work of getting PDFs of newspaper coverage and using text matching to figure out bill importance (PVS explicitly names the bills). It takes about 15 minutes to run the script I’ve written to extract the important bills for all 50 states combined. </w:t>
      </w:r>
    </w:p>
    <w:p w:rsidR="00AD69D0" w:rsidRDefault="00AD69D0" w:rsidP="00721E42">
      <w:pPr>
        <w:pStyle w:val="ListParagraph"/>
        <w:numPr>
          <w:ilvl w:val="1"/>
          <w:numId w:val="4"/>
        </w:numPr>
      </w:pPr>
      <w:r>
        <w:t xml:space="preserve">Don’t have to worry about newspapers changing their coverage patterns, going out of business, etc. </w:t>
      </w:r>
    </w:p>
    <w:p w:rsidR="00AD69D0" w:rsidRDefault="00AD69D0" w:rsidP="00AD69D0">
      <w:pPr>
        <w:pStyle w:val="ListParagraph"/>
        <w:numPr>
          <w:ilvl w:val="0"/>
          <w:numId w:val="4"/>
        </w:numPr>
      </w:pPr>
      <w:r>
        <w:t>Cons:</w:t>
      </w:r>
    </w:p>
    <w:p w:rsidR="00AD69D0" w:rsidRDefault="00AD69D0" w:rsidP="00AD69D0">
      <w:pPr>
        <w:pStyle w:val="ListParagraph"/>
        <w:numPr>
          <w:ilvl w:val="1"/>
          <w:numId w:val="4"/>
        </w:numPr>
      </w:pPr>
      <w:r>
        <w:t xml:space="preserve">In </w:t>
      </w:r>
      <w:r w:rsidR="00724AE0">
        <w:t>most</w:t>
      </w:r>
      <w:r>
        <w:t xml:space="preserve"> states, PVS codes far fewer bills as significant than NewsBank or LexisNexus does.</w:t>
      </w:r>
      <w:r w:rsidR="0004419C">
        <w:t xml:space="preserve"> In a sense, this is not necessarily a pro or a con because </w:t>
      </w:r>
      <w:r w:rsidR="00724AE0">
        <w:t>it could be that PVS is underinclusive or that NB/LN is overinclusive. However,</w:t>
      </w:r>
      <w:r>
        <w:t xml:space="preserve"> </w:t>
      </w:r>
      <w:r w:rsidR="00724AE0">
        <w:t>t</w:t>
      </w:r>
      <w:r w:rsidR="0004419C">
        <w:t xml:space="preserve">he bills they do list tend to be on issues of national importance and “easy” issues in the Carmines/Stimson framework (e.g., voter ID bills, abortion restrictions) rather than </w:t>
      </w:r>
      <w:r w:rsidR="00724AE0">
        <w:t xml:space="preserve">fiscal ones. </w:t>
      </w:r>
      <w:r w:rsidR="00E0015C">
        <w:t>Here are the approximate conditional probabilities of inclusion</w:t>
      </w:r>
      <w:r w:rsidR="0042702E">
        <w:t>:</w:t>
      </w:r>
    </w:p>
    <w:p w:rsidR="0042702E" w:rsidRDefault="0042702E" w:rsidP="0042702E">
      <w:pPr>
        <w:pStyle w:val="ListParagraph"/>
        <w:ind w:left="1440"/>
      </w:pPr>
    </w:p>
    <w:tbl>
      <w:tblPr>
        <w:tblStyle w:val="TableGrid"/>
        <w:tblW w:w="0" w:type="auto"/>
        <w:tblInd w:w="1440" w:type="dxa"/>
        <w:tblLook w:val="04A0" w:firstRow="1" w:lastRow="0" w:firstColumn="1" w:lastColumn="0" w:noHBand="0" w:noVBand="1"/>
      </w:tblPr>
      <w:tblGrid>
        <w:gridCol w:w="1582"/>
        <w:gridCol w:w="1582"/>
        <w:gridCol w:w="1582"/>
        <w:gridCol w:w="1582"/>
        <w:gridCol w:w="1582"/>
      </w:tblGrid>
      <w:tr w:rsidR="00E0015C" w:rsidTr="00F63354">
        <w:tc>
          <w:tcPr>
            <w:tcW w:w="1582" w:type="dxa"/>
          </w:tcPr>
          <w:p w:rsidR="00E0015C" w:rsidRDefault="00E0015C" w:rsidP="00E0015C"/>
        </w:tc>
        <w:tc>
          <w:tcPr>
            <w:tcW w:w="1582" w:type="dxa"/>
          </w:tcPr>
          <w:p w:rsidR="00E0015C" w:rsidRDefault="00E0015C" w:rsidP="00E0015C"/>
        </w:tc>
        <w:tc>
          <w:tcPr>
            <w:tcW w:w="4746" w:type="dxa"/>
            <w:gridSpan w:val="3"/>
          </w:tcPr>
          <w:p w:rsidR="00E0015C" w:rsidRDefault="00E0015C" w:rsidP="00E0015C">
            <w:r>
              <w:t xml:space="preserve">Then the probability that it is also in </w:t>
            </w:r>
            <w:r w:rsidR="00512BEA">
              <w:t>[source] is…</w:t>
            </w:r>
          </w:p>
        </w:tc>
      </w:tr>
      <w:tr w:rsidR="00E0015C" w:rsidTr="00E0015C">
        <w:tc>
          <w:tcPr>
            <w:tcW w:w="1582" w:type="dxa"/>
          </w:tcPr>
          <w:p w:rsidR="00E0015C" w:rsidRDefault="00E0015C" w:rsidP="00E0015C"/>
        </w:tc>
        <w:tc>
          <w:tcPr>
            <w:tcW w:w="1582" w:type="dxa"/>
          </w:tcPr>
          <w:p w:rsidR="00E0015C" w:rsidRDefault="00E0015C" w:rsidP="00E0015C"/>
        </w:tc>
        <w:tc>
          <w:tcPr>
            <w:tcW w:w="1582" w:type="dxa"/>
          </w:tcPr>
          <w:p w:rsidR="00E0015C" w:rsidRDefault="00512BEA" w:rsidP="00E0015C">
            <w:r>
              <w:t>NewsBank</w:t>
            </w:r>
          </w:p>
        </w:tc>
        <w:tc>
          <w:tcPr>
            <w:tcW w:w="1582" w:type="dxa"/>
          </w:tcPr>
          <w:p w:rsidR="00E0015C" w:rsidRDefault="00512BEA" w:rsidP="00E0015C">
            <w:r>
              <w:t>Project VoteSmart</w:t>
            </w:r>
          </w:p>
        </w:tc>
        <w:tc>
          <w:tcPr>
            <w:tcW w:w="1582" w:type="dxa"/>
          </w:tcPr>
          <w:p w:rsidR="00E0015C" w:rsidRDefault="00512BEA" w:rsidP="00E0015C">
            <w:r>
              <w:t>LexisNexus</w:t>
            </w:r>
          </w:p>
        </w:tc>
      </w:tr>
      <w:tr w:rsidR="00E0015C" w:rsidTr="00E0015C">
        <w:tc>
          <w:tcPr>
            <w:tcW w:w="1582" w:type="dxa"/>
            <w:vMerge w:val="restart"/>
          </w:tcPr>
          <w:p w:rsidR="00E0015C" w:rsidRDefault="00E0015C" w:rsidP="00E0015C">
            <w:r>
              <w:t>If a bill is in…</w:t>
            </w:r>
          </w:p>
        </w:tc>
        <w:tc>
          <w:tcPr>
            <w:tcW w:w="1582" w:type="dxa"/>
          </w:tcPr>
          <w:p w:rsidR="00E0015C" w:rsidRDefault="00E0015C" w:rsidP="00E0015C">
            <w:r>
              <w:t>NewsBank</w:t>
            </w:r>
          </w:p>
        </w:tc>
        <w:tc>
          <w:tcPr>
            <w:tcW w:w="1582" w:type="dxa"/>
          </w:tcPr>
          <w:p w:rsidR="00E0015C" w:rsidRDefault="00E0015C" w:rsidP="00E0015C">
            <w:r>
              <w:t>100%</w:t>
            </w:r>
          </w:p>
        </w:tc>
        <w:tc>
          <w:tcPr>
            <w:tcW w:w="1582" w:type="dxa"/>
          </w:tcPr>
          <w:p w:rsidR="00E0015C" w:rsidRDefault="00512BEA" w:rsidP="00E0015C">
            <w:r>
              <w:t>2.6%</w:t>
            </w:r>
          </w:p>
        </w:tc>
        <w:tc>
          <w:tcPr>
            <w:tcW w:w="1582" w:type="dxa"/>
          </w:tcPr>
          <w:p w:rsidR="00E0015C" w:rsidRDefault="00512BEA" w:rsidP="00E0015C">
            <w:r>
              <w:t>33.5%</w:t>
            </w:r>
          </w:p>
        </w:tc>
      </w:tr>
      <w:tr w:rsidR="00E0015C" w:rsidTr="00E0015C">
        <w:tc>
          <w:tcPr>
            <w:tcW w:w="1582" w:type="dxa"/>
            <w:vMerge/>
          </w:tcPr>
          <w:p w:rsidR="00E0015C" w:rsidRDefault="00E0015C" w:rsidP="00E0015C"/>
        </w:tc>
        <w:tc>
          <w:tcPr>
            <w:tcW w:w="1582" w:type="dxa"/>
          </w:tcPr>
          <w:p w:rsidR="00E0015C" w:rsidRDefault="00E0015C" w:rsidP="00E0015C">
            <w:r>
              <w:t>Project VoteSmart</w:t>
            </w:r>
          </w:p>
        </w:tc>
        <w:tc>
          <w:tcPr>
            <w:tcW w:w="1582" w:type="dxa"/>
          </w:tcPr>
          <w:p w:rsidR="00E0015C" w:rsidRDefault="00512BEA" w:rsidP="00E0015C">
            <w:r>
              <w:t>27%</w:t>
            </w:r>
          </w:p>
        </w:tc>
        <w:tc>
          <w:tcPr>
            <w:tcW w:w="1582" w:type="dxa"/>
          </w:tcPr>
          <w:p w:rsidR="00E0015C" w:rsidRDefault="00E0015C" w:rsidP="00E0015C">
            <w:r>
              <w:t>100%</w:t>
            </w:r>
          </w:p>
        </w:tc>
        <w:tc>
          <w:tcPr>
            <w:tcW w:w="1582" w:type="dxa"/>
          </w:tcPr>
          <w:p w:rsidR="00E0015C" w:rsidRDefault="00512BEA" w:rsidP="00E0015C">
            <w:r>
              <w:t>12.8%</w:t>
            </w:r>
          </w:p>
        </w:tc>
      </w:tr>
      <w:tr w:rsidR="00E0015C" w:rsidTr="00E0015C">
        <w:tc>
          <w:tcPr>
            <w:tcW w:w="1582" w:type="dxa"/>
            <w:vMerge/>
          </w:tcPr>
          <w:p w:rsidR="00E0015C" w:rsidRDefault="00E0015C" w:rsidP="00E0015C"/>
        </w:tc>
        <w:tc>
          <w:tcPr>
            <w:tcW w:w="1582" w:type="dxa"/>
          </w:tcPr>
          <w:p w:rsidR="00E0015C" w:rsidRDefault="00E0015C" w:rsidP="00E0015C">
            <w:r>
              <w:t>LexisNexus</w:t>
            </w:r>
          </w:p>
        </w:tc>
        <w:tc>
          <w:tcPr>
            <w:tcW w:w="1582" w:type="dxa"/>
          </w:tcPr>
          <w:p w:rsidR="00E0015C" w:rsidRDefault="00512BEA" w:rsidP="00E0015C">
            <w:r>
              <w:t>68.2%</w:t>
            </w:r>
          </w:p>
        </w:tc>
        <w:tc>
          <w:tcPr>
            <w:tcW w:w="1582" w:type="dxa"/>
          </w:tcPr>
          <w:p w:rsidR="00E0015C" w:rsidRDefault="00512BEA" w:rsidP="00E0015C">
            <w:r>
              <w:t>3.3%</w:t>
            </w:r>
          </w:p>
        </w:tc>
        <w:tc>
          <w:tcPr>
            <w:tcW w:w="1582" w:type="dxa"/>
          </w:tcPr>
          <w:p w:rsidR="00E0015C" w:rsidRDefault="00E0015C" w:rsidP="00E0015C">
            <w:r>
              <w:t>100%</w:t>
            </w:r>
          </w:p>
        </w:tc>
      </w:tr>
    </w:tbl>
    <w:p w:rsidR="00E0015C" w:rsidRDefault="00E0015C" w:rsidP="0042702E">
      <w:pPr>
        <w:pStyle w:val="ListParagraph"/>
        <w:ind w:left="1440"/>
      </w:pPr>
    </w:p>
    <w:p w:rsidR="00A50A2D" w:rsidRDefault="0042702E" w:rsidP="00A50A2D">
      <w:pPr>
        <w:pStyle w:val="ListParagraph"/>
        <w:ind w:left="1440"/>
      </w:pPr>
      <w:r>
        <w:t>The degree of overlap between NewsBank and LexisNexus is middling (NewsBank is more inclusive). However, it is larger than the overlap between either and Project VoteSmart</w:t>
      </w:r>
      <w:r w:rsidR="00655C5A">
        <w:t xml:space="preserve">. The conditional probability of a bill that is in either source appear in in PVS is less than 5%. Of course, most bills in PVS are not in either source. </w:t>
      </w:r>
    </w:p>
    <w:p w:rsidR="00A50A2D" w:rsidRDefault="00A50A2D" w:rsidP="00A50A2D">
      <w:pPr>
        <w:pStyle w:val="ListParagraph"/>
        <w:numPr>
          <w:ilvl w:val="1"/>
          <w:numId w:val="4"/>
        </w:numPr>
      </w:pPr>
      <w:r>
        <w:t xml:space="preserve">We are relying on PVS to maintain this data. We also don’t have a great sense of what their criteria for inclusion is. </w:t>
      </w:r>
    </w:p>
    <w:p w:rsidR="00AC0969" w:rsidRDefault="00AC0969" w:rsidP="00A50A2D"/>
    <w:p w:rsidR="00AC0969" w:rsidRDefault="00AC0969" w:rsidP="00A50A2D">
      <w:r>
        <w:t>LegiScan (addresses limitations #2-</w:t>
      </w:r>
      <w:r w:rsidR="0048488D">
        <w:t>5</w:t>
      </w:r>
      <w:r>
        <w:t xml:space="preserve"> above):</w:t>
      </w:r>
    </w:p>
    <w:p w:rsidR="00A50A2D" w:rsidRDefault="00AC0969" w:rsidP="00AC0969">
      <w:pPr>
        <w:pStyle w:val="ListParagraph"/>
        <w:numPr>
          <w:ilvl w:val="0"/>
          <w:numId w:val="8"/>
        </w:numPr>
      </w:pPr>
      <w:r>
        <w:t>Pros</w:t>
      </w:r>
    </w:p>
    <w:p w:rsidR="00AC0969" w:rsidRDefault="00AC0969" w:rsidP="00AC0969">
      <w:pPr>
        <w:pStyle w:val="ListParagraph"/>
        <w:numPr>
          <w:ilvl w:val="1"/>
          <w:numId w:val="8"/>
        </w:numPr>
      </w:pPr>
      <w:r>
        <w:t xml:space="preserve">Uniform set of variables and data across all fifty states. </w:t>
      </w:r>
      <w:r w:rsidR="00C90663">
        <w:t xml:space="preserve">This makes combining datasets into code for estimation more straightforward. </w:t>
      </w:r>
    </w:p>
    <w:p w:rsidR="00C90663" w:rsidRDefault="00C90663" w:rsidP="00AC0969">
      <w:pPr>
        <w:pStyle w:val="ListParagraph"/>
        <w:numPr>
          <w:ilvl w:val="1"/>
          <w:numId w:val="8"/>
        </w:numPr>
      </w:pPr>
      <w:r>
        <w:t xml:space="preserve">Orders of magnitude easier to collect. It’s just a matter of downloading CSV files to get all the information we otherwise are scraping from the internet. </w:t>
      </w:r>
    </w:p>
    <w:p w:rsidR="00C90663" w:rsidRDefault="00C90663" w:rsidP="00AC0969">
      <w:pPr>
        <w:pStyle w:val="ListParagraph"/>
        <w:numPr>
          <w:ilvl w:val="1"/>
          <w:numId w:val="8"/>
        </w:numPr>
      </w:pPr>
      <w:r>
        <w:t xml:space="preserve">The key information is largely consistent with data we’ve collected from the scrapers. I looked at six different states to do this analysis. In particular, the </w:t>
      </w:r>
      <w:r w:rsidR="00832DE3">
        <w:t>set of people involved in a bill, the title, and the legislative history are exactly identical for the overwhelming majority of bills (more on this in the Cons section)</w:t>
      </w:r>
    </w:p>
    <w:p w:rsidR="00832DE3" w:rsidRDefault="00832DE3" w:rsidP="00AC0969">
      <w:pPr>
        <w:pStyle w:val="ListParagraph"/>
        <w:numPr>
          <w:ilvl w:val="1"/>
          <w:numId w:val="8"/>
        </w:numPr>
      </w:pPr>
      <w:r>
        <w:lastRenderedPageBreak/>
        <w:t>It has proper names for every legislator, so we don’t have to worry about collecting external data</w:t>
      </w:r>
      <w:r w:rsidR="00A1161C">
        <w:t xml:space="preserve"> on legislator party and so on</w:t>
      </w:r>
      <w:r>
        <w:t xml:space="preserve"> and doing extensive name cleaning. It also has </w:t>
      </w:r>
      <w:r w:rsidR="00A1161C">
        <w:t xml:space="preserve">identifiers to external datasets such as FollowTheMoney that other researchers will want to use. </w:t>
      </w:r>
    </w:p>
    <w:p w:rsidR="00845FFA" w:rsidRDefault="00845FFA" w:rsidP="00AC0969">
      <w:pPr>
        <w:pStyle w:val="ListParagraph"/>
        <w:numPr>
          <w:ilvl w:val="1"/>
          <w:numId w:val="8"/>
        </w:numPr>
      </w:pPr>
      <w:r>
        <w:t>It has links to the bill page for each bill (i.e., #1c in the process description above) on the actual state website</w:t>
      </w:r>
      <w:r w:rsidR="00D22397">
        <w:t xml:space="preserve"> and so all the relevant work is documented</w:t>
      </w:r>
    </w:p>
    <w:p w:rsidR="00A1161C" w:rsidRDefault="00A1161C" w:rsidP="00A1161C">
      <w:pPr>
        <w:pStyle w:val="ListParagraph"/>
        <w:numPr>
          <w:ilvl w:val="0"/>
          <w:numId w:val="8"/>
        </w:numPr>
      </w:pPr>
      <w:r>
        <w:t>Cons</w:t>
      </w:r>
    </w:p>
    <w:p w:rsidR="00A1161C" w:rsidRDefault="00A1161C" w:rsidP="00A1161C">
      <w:pPr>
        <w:pStyle w:val="ListParagraph"/>
        <w:numPr>
          <w:ilvl w:val="1"/>
          <w:numId w:val="8"/>
        </w:numPr>
      </w:pPr>
      <w:r>
        <w:t>The list of bills in a session does not match exactly in every state. In some states, it did. In some states, there are a handful of bills missing versus the scraped versions. This goes both ways, though; sometimes the scraper has bills that LS does not, and sometimes LS bills has bills that the scraper does not. Note here that I am not comparing to all the bills that we scrape; rather, I’m comparing to all bills we use in the estimation process (since Peter excludes a number of “bills” that are not truly bills</w:t>
      </w:r>
      <w:r w:rsidR="00845FFA">
        <w:t xml:space="preserve">). </w:t>
      </w:r>
    </w:p>
    <w:p w:rsidR="00845FFA" w:rsidRDefault="00845FFA" w:rsidP="00A1161C">
      <w:pPr>
        <w:pStyle w:val="ListParagraph"/>
        <w:numPr>
          <w:ilvl w:val="1"/>
          <w:numId w:val="8"/>
        </w:numPr>
      </w:pPr>
      <w:r>
        <w:t xml:space="preserve">The dataset identifies all individuals associated with the bill, but it does not determine whether they are a sponsor, a cosponsor, </w:t>
      </w:r>
      <w:r w:rsidR="00D22397">
        <w:t xml:space="preserve">or some other type of sponsor. In committee sponsor states like Connecticut, </w:t>
      </w:r>
      <w:r w:rsidR="00034C10">
        <w:t xml:space="preserve">I’ve found cases where it lists the individual committee members as sponsors, although in other cases, it names the whole committee as the sponsor. </w:t>
      </w:r>
      <w:r w:rsidR="00D22397">
        <w:t xml:space="preserve"> </w:t>
      </w:r>
    </w:p>
    <w:p w:rsidR="00D22397" w:rsidRDefault="00004D7E" w:rsidP="00A1161C">
      <w:pPr>
        <w:pStyle w:val="ListParagraph"/>
        <w:numPr>
          <w:ilvl w:val="1"/>
          <w:numId w:val="8"/>
        </w:numPr>
      </w:pPr>
      <w:r>
        <w:t xml:space="preserve">There are sometimes variables used in the commemorative coding section that are not in the LS data. For example, we use the “keywords” field in North Carolina as another check for commemoratives beyond the text of the title. </w:t>
      </w:r>
    </w:p>
    <w:p w:rsidR="00004D7E" w:rsidRDefault="00004D7E" w:rsidP="00A1161C">
      <w:pPr>
        <w:pStyle w:val="ListParagraph"/>
        <w:numPr>
          <w:ilvl w:val="1"/>
          <w:numId w:val="8"/>
        </w:numPr>
      </w:pPr>
      <w:r>
        <w:t>It is run by a third party and we don’t know whether they will maintain the database indefinitely</w:t>
      </w:r>
    </w:p>
    <w:p w:rsidR="00526C52" w:rsidRDefault="00526C52" w:rsidP="005F74C1"/>
    <w:p w:rsidR="003F51C2" w:rsidRDefault="003F51C2" w:rsidP="005F74C1">
      <w:r>
        <w:rPr>
          <w:u w:val="single"/>
        </w:rPr>
        <w:t>Recommendations</w:t>
      </w:r>
    </w:p>
    <w:p w:rsidR="003F51C2" w:rsidRDefault="003F51C2" w:rsidP="005F74C1"/>
    <w:p w:rsidR="003F51C2" w:rsidRDefault="00076AD4" w:rsidP="005F74C1">
      <w:r w:rsidRPr="00584D06">
        <w:rPr>
          <w:b/>
          <w:bCs/>
        </w:rPr>
        <w:t>Project VoteSmart</w:t>
      </w:r>
      <w:r>
        <w:t xml:space="preserve">: </w:t>
      </w:r>
      <w:r w:rsidRPr="00CA4A1F">
        <w:t>I think we should use this data for significant bills moving forward</w:t>
      </w:r>
      <w:r>
        <w:t xml:space="preserve">. The datasets differ in what they consider significant, but it’s not obvious which one is right and which one is wrong. I think the other pros of PVS (single source of truth, ease of collection) outweigh that con. One important note here is that I estimated the </w:t>
      </w:r>
      <w:r w:rsidR="00322316">
        <w:t>historical S</w:t>
      </w:r>
      <w:r>
        <w:t>LES</w:t>
      </w:r>
      <w:r w:rsidR="00322316">
        <w:t xml:space="preserve"> using PVS vs LN/NB and the two methods correlate between 0.998 and 1.0 in the actual scores. In short: we’re getting essentially the exact same scores with PVS and it’s a lot simpler to use their scores. </w:t>
      </w:r>
      <w:r w:rsidR="00584D06">
        <w:t>We may want to look more closely into their methodology though, and it’s always good to have the existing methods as backups if we were to lose access to PVS.</w:t>
      </w:r>
    </w:p>
    <w:p w:rsidR="00322316" w:rsidRDefault="00322316" w:rsidP="005F74C1"/>
    <w:p w:rsidR="00322316" w:rsidRPr="00584D06" w:rsidRDefault="00584D06" w:rsidP="005F74C1">
      <w:r>
        <w:rPr>
          <w:b/>
          <w:bCs/>
        </w:rPr>
        <w:t>LegiScan</w:t>
      </w:r>
      <w:r>
        <w:t xml:space="preserve">: This one is a little more complicated. I really like their data, and I am impressed by how similar it is to the structure of what Peter has already compiled. That said, we definitely can’t use the CSVs as-is because they don’t distinguish the main sponsor from cosponsors. </w:t>
      </w:r>
      <w:r w:rsidR="007F35E8">
        <w:t xml:space="preserve">My </w:t>
      </w:r>
      <w:r w:rsidR="00CA4A1F">
        <w:t>recommendation</w:t>
      </w:r>
      <w:r w:rsidR="007F35E8">
        <w:t xml:space="preserve"> here is that we use the LegiScan as a “source of truth” baseline and then scrape additional variables using the bill URLs they list on the state website (i.e., bypassing #1a and #1b and going to #1c) for additional variables we need that they don’t collect in the format we need. This would be sponsor in every state and keyword/summary variables in a handful of other states. </w:t>
      </w:r>
      <w:r w:rsidR="00142C45">
        <w:t xml:space="preserve">This will create a really clean dataset of LES (both for the person compiling the data and for end-users of the data). The main reason I see not to do this is if we are worried about discrepancies in which bills came out of the chamber such that we trust the scrapers more. I’m not super worried about this part though. </w:t>
      </w:r>
      <w:r w:rsidR="00034C10">
        <w:t xml:space="preserve">For states that we’ve already scraped, we might as well </w:t>
      </w:r>
      <w:r w:rsidR="00034C10">
        <w:lastRenderedPageBreak/>
        <w:t xml:space="preserve">use that data because the scraped data is there. Also, for states where we can fix the scrapers without too much difficulty, we might as well go that path. In these states, we can still integrate the LS data with the scraped data (for example, to get the correct legislator-level info) which helps us bypass the Klarner data and extensive name cleaning that Peter had to do. </w:t>
      </w:r>
    </w:p>
    <w:sectPr w:rsidR="00322316" w:rsidRPr="00584D06" w:rsidSect="00246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Baskerville">
    <w:panose1 w:val="02020502070401020303"/>
    <w:charset w:val="00"/>
    <w:family w:val="roman"/>
    <w:pitch w:val="variable"/>
    <w:sig w:usb0="80000067" w:usb1="02000000"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71B0C"/>
    <w:multiLevelType w:val="hybridMultilevel"/>
    <w:tmpl w:val="9F5E6A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65387"/>
    <w:multiLevelType w:val="hybridMultilevel"/>
    <w:tmpl w:val="67DA71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B73EDC"/>
    <w:multiLevelType w:val="hybridMultilevel"/>
    <w:tmpl w:val="75BE8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2652D"/>
    <w:multiLevelType w:val="hybridMultilevel"/>
    <w:tmpl w:val="894A5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BD4586"/>
    <w:multiLevelType w:val="hybridMultilevel"/>
    <w:tmpl w:val="EE249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C9B7D04"/>
    <w:multiLevelType w:val="hybridMultilevel"/>
    <w:tmpl w:val="8E2471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D25E19"/>
    <w:multiLevelType w:val="hybridMultilevel"/>
    <w:tmpl w:val="5A9431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769F12F7"/>
    <w:multiLevelType w:val="hybridMultilevel"/>
    <w:tmpl w:val="75605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0"/>
  </w:num>
  <w:num w:numId="4">
    <w:abstractNumId w:val="7"/>
  </w:num>
  <w:num w:numId="5">
    <w:abstractNumId w:val="6"/>
  </w:num>
  <w:num w:numId="6">
    <w:abstractNumId w:val="2"/>
  </w:num>
  <w:num w:numId="7">
    <w:abstractNumId w:val="4"/>
  </w:num>
  <w:num w:numId="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rjun Vishwanath">
    <w15:presenceInfo w15:providerId="Windows Live" w15:userId="dd719797efbcbf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8EF"/>
    <w:rsid w:val="00004D7E"/>
    <w:rsid w:val="00034C10"/>
    <w:rsid w:val="00036A58"/>
    <w:rsid w:val="0004419C"/>
    <w:rsid w:val="00076AD4"/>
    <w:rsid w:val="000F51EF"/>
    <w:rsid w:val="000F5F52"/>
    <w:rsid w:val="00142C45"/>
    <w:rsid w:val="001B6C80"/>
    <w:rsid w:val="001E512E"/>
    <w:rsid w:val="002057D6"/>
    <w:rsid w:val="002355CB"/>
    <w:rsid w:val="00246930"/>
    <w:rsid w:val="00322316"/>
    <w:rsid w:val="003923B5"/>
    <w:rsid w:val="003F51C2"/>
    <w:rsid w:val="0042702E"/>
    <w:rsid w:val="0048488D"/>
    <w:rsid w:val="0048538D"/>
    <w:rsid w:val="004B5BE8"/>
    <w:rsid w:val="004D3932"/>
    <w:rsid w:val="00512BEA"/>
    <w:rsid w:val="00526C52"/>
    <w:rsid w:val="005617C1"/>
    <w:rsid w:val="00584D06"/>
    <w:rsid w:val="005A134C"/>
    <w:rsid w:val="005F74C1"/>
    <w:rsid w:val="00655C5A"/>
    <w:rsid w:val="006625D4"/>
    <w:rsid w:val="00704C80"/>
    <w:rsid w:val="00721E42"/>
    <w:rsid w:val="00724AE0"/>
    <w:rsid w:val="0074294A"/>
    <w:rsid w:val="007F35E8"/>
    <w:rsid w:val="007F4674"/>
    <w:rsid w:val="0080798A"/>
    <w:rsid w:val="00821106"/>
    <w:rsid w:val="00832DE3"/>
    <w:rsid w:val="00845FFA"/>
    <w:rsid w:val="008678C5"/>
    <w:rsid w:val="009440A5"/>
    <w:rsid w:val="00952196"/>
    <w:rsid w:val="009610D7"/>
    <w:rsid w:val="00964BA2"/>
    <w:rsid w:val="00971CCC"/>
    <w:rsid w:val="00A10EE7"/>
    <w:rsid w:val="00A1161C"/>
    <w:rsid w:val="00A50A2D"/>
    <w:rsid w:val="00A51705"/>
    <w:rsid w:val="00A73365"/>
    <w:rsid w:val="00AB2A64"/>
    <w:rsid w:val="00AC0969"/>
    <w:rsid w:val="00AD69D0"/>
    <w:rsid w:val="00B45793"/>
    <w:rsid w:val="00BA05A8"/>
    <w:rsid w:val="00C10BA1"/>
    <w:rsid w:val="00C26F14"/>
    <w:rsid w:val="00C41B2D"/>
    <w:rsid w:val="00C90663"/>
    <w:rsid w:val="00CA175B"/>
    <w:rsid w:val="00CA4A1F"/>
    <w:rsid w:val="00CE58EF"/>
    <w:rsid w:val="00D22397"/>
    <w:rsid w:val="00D6503D"/>
    <w:rsid w:val="00DA21FB"/>
    <w:rsid w:val="00DD2494"/>
    <w:rsid w:val="00E0015C"/>
    <w:rsid w:val="00E81DF4"/>
    <w:rsid w:val="00EC3A9C"/>
    <w:rsid w:val="00F56EFB"/>
    <w:rsid w:val="00FF412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62DEACFF"/>
  <w14:defaultImageDpi w14:val="32767"/>
  <w15:chartTrackingRefBased/>
  <w15:docId w15:val="{776E3DA1-B74F-604B-BCE1-03244A120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Baskerville" w:eastAsiaTheme="minorHAnsi" w:hAnsi="Baskerville"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3923B5"/>
    <w:rPr>
      <w:rFonts w:eastAsia="MS Mincho" w:cs="Baskerville"/>
      <w:sz w:val="20"/>
      <w:szCs w:val="20"/>
    </w:rPr>
  </w:style>
  <w:style w:type="character" w:customStyle="1" w:styleId="FootnoteTextChar">
    <w:name w:val="Footnote Text Char"/>
    <w:basedOn w:val="DefaultParagraphFont"/>
    <w:link w:val="FootnoteText"/>
    <w:uiPriority w:val="99"/>
    <w:semiHidden/>
    <w:rsid w:val="003923B5"/>
    <w:rPr>
      <w:rFonts w:eastAsia="MS Mincho" w:cs="Baskerville"/>
      <w:sz w:val="20"/>
      <w:szCs w:val="20"/>
    </w:rPr>
  </w:style>
  <w:style w:type="paragraph" w:styleId="ListParagraph">
    <w:name w:val="List Paragraph"/>
    <w:basedOn w:val="Normal"/>
    <w:uiPriority w:val="34"/>
    <w:qFormat/>
    <w:rsid w:val="00CE58EF"/>
    <w:pPr>
      <w:ind w:left="720"/>
      <w:contextualSpacing/>
    </w:pPr>
  </w:style>
  <w:style w:type="character" w:styleId="Hyperlink">
    <w:name w:val="Hyperlink"/>
    <w:basedOn w:val="DefaultParagraphFont"/>
    <w:uiPriority w:val="99"/>
    <w:unhideWhenUsed/>
    <w:rsid w:val="004D3932"/>
    <w:rPr>
      <w:color w:val="0563C1" w:themeColor="hyperlink"/>
      <w:u w:val="single"/>
    </w:rPr>
  </w:style>
  <w:style w:type="character" w:styleId="UnresolvedMention">
    <w:name w:val="Unresolved Mention"/>
    <w:basedOn w:val="DefaultParagraphFont"/>
    <w:uiPriority w:val="99"/>
    <w:rsid w:val="004D3932"/>
    <w:rPr>
      <w:color w:val="605E5C"/>
      <w:shd w:val="clear" w:color="auto" w:fill="E1DFDD"/>
    </w:rPr>
  </w:style>
  <w:style w:type="table" w:styleId="TableGrid">
    <w:name w:val="Table Grid"/>
    <w:basedOn w:val="TableNormal"/>
    <w:uiPriority w:val="39"/>
    <w:rsid w:val="00E00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73365"/>
    <w:rPr>
      <w:sz w:val="16"/>
      <w:szCs w:val="16"/>
    </w:rPr>
  </w:style>
  <w:style w:type="paragraph" w:styleId="CommentText">
    <w:name w:val="annotation text"/>
    <w:basedOn w:val="Normal"/>
    <w:link w:val="CommentTextChar"/>
    <w:uiPriority w:val="99"/>
    <w:semiHidden/>
    <w:unhideWhenUsed/>
    <w:rsid w:val="00A73365"/>
    <w:rPr>
      <w:sz w:val="20"/>
      <w:szCs w:val="20"/>
    </w:rPr>
  </w:style>
  <w:style w:type="character" w:customStyle="1" w:styleId="CommentTextChar">
    <w:name w:val="Comment Text Char"/>
    <w:basedOn w:val="DefaultParagraphFont"/>
    <w:link w:val="CommentText"/>
    <w:uiPriority w:val="99"/>
    <w:semiHidden/>
    <w:rsid w:val="00A73365"/>
    <w:rPr>
      <w:sz w:val="20"/>
      <w:szCs w:val="20"/>
    </w:rPr>
  </w:style>
  <w:style w:type="paragraph" w:styleId="CommentSubject">
    <w:name w:val="annotation subject"/>
    <w:basedOn w:val="CommentText"/>
    <w:next w:val="CommentText"/>
    <w:link w:val="CommentSubjectChar"/>
    <w:uiPriority w:val="99"/>
    <w:semiHidden/>
    <w:unhideWhenUsed/>
    <w:rsid w:val="00A73365"/>
    <w:rPr>
      <w:b/>
      <w:bCs/>
    </w:rPr>
  </w:style>
  <w:style w:type="character" w:customStyle="1" w:styleId="CommentSubjectChar">
    <w:name w:val="Comment Subject Char"/>
    <w:basedOn w:val="CommentTextChar"/>
    <w:link w:val="CommentSubject"/>
    <w:uiPriority w:val="99"/>
    <w:semiHidden/>
    <w:rsid w:val="00A73365"/>
    <w:rPr>
      <w:b/>
      <w:bCs/>
      <w:sz w:val="20"/>
      <w:szCs w:val="20"/>
    </w:rPr>
  </w:style>
  <w:style w:type="paragraph" w:styleId="BalloonText">
    <w:name w:val="Balloon Text"/>
    <w:basedOn w:val="Normal"/>
    <w:link w:val="BalloonTextChar"/>
    <w:uiPriority w:val="99"/>
    <w:semiHidden/>
    <w:unhideWhenUsed/>
    <w:rsid w:val="00A7336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73365"/>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876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llotpedia.org/How_vacancies_are_filled_in_state_legislatures" TargetMode="External"/><Relationship Id="rId3" Type="http://schemas.openxmlformats.org/officeDocument/2006/relationships/settings" Target="settings.xml"/><Relationship Id="rId7" Type="http://schemas.openxmlformats.org/officeDocument/2006/relationships/hyperlink" Target="https://www.ncleg.gov/BillLookUp/2021/H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leg.gov/Legislation/Bills/LastActionByYear/2021/All" TargetMode="External"/><Relationship Id="rId11" Type="http://schemas.openxmlformats.org/officeDocument/2006/relationships/theme" Target="theme/theme1.xml"/><Relationship Id="rId5" Type="http://schemas.openxmlformats.org/officeDocument/2006/relationships/hyperlink" Target="https://www.ncleg.gov/Legislation" TargetMode="Externa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1863</Words>
  <Characters>10622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Vishwanath</dc:creator>
  <cp:keywords/>
  <dc:description/>
  <cp:lastModifiedBy>Arjun Vishwanath</cp:lastModifiedBy>
  <cp:revision>6</cp:revision>
  <dcterms:created xsi:type="dcterms:W3CDTF">2023-11-02T19:08:00Z</dcterms:created>
  <dcterms:modified xsi:type="dcterms:W3CDTF">2023-11-15T20:33:00Z</dcterms:modified>
</cp:coreProperties>
</file>